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44D" w:rsidRDefault="0071109A">
      <w:proofErr w:type="spellStart"/>
      <w:r>
        <w:t>iPro</w:t>
      </w:r>
      <w:proofErr w:type="spellEnd"/>
      <w:r>
        <w:t xml:space="preserve"> 2 Motion Graphic Storyboard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4415"/>
        <w:gridCol w:w="1898"/>
        <w:gridCol w:w="1277"/>
        <w:gridCol w:w="1431"/>
      </w:tblGrid>
      <w:tr w:rsidR="00791C76" w:rsidTr="00A90897">
        <w:tc>
          <w:tcPr>
            <w:tcW w:w="440" w:type="dxa"/>
          </w:tcPr>
          <w:p w:rsidR="00791C76" w:rsidRDefault="00791C76"/>
        </w:tc>
        <w:tc>
          <w:tcPr>
            <w:tcW w:w="4415" w:type="dxa"/>
          </w:tcPr>
          <w:p w:rsidR="00791C76" w:rsidRDefault="00791C76">
            <w:r>
              <w:t>Imagery</w:t>
            </w:r>
          </w:p>
        </w:tc>
        <w:tc>
          <w:tcPr>
            <w:tcW w:w="1898" w:type="dxa"/>
          </w:tcPr>
          <w:p w:rsidR="00791C76" w:rsidRDefault="00791C76">
            <w:r>
              <w:t>On screen text</w:t>
            </w:r>
          </w:p>
        </w:tc>
        <w:tc>
          <w:tcPr>
            <w:tcW w:w="1277" w:type="dxa"/>
          </w:tcPr>
          <w:p w:rsidR="00791C76" w:rsidRDefault="00791C76">
            <w:r>
              <w:t>Action</w:t>
            </w:r>
          </w:p>
        </w:tc>
        <w:tc>
          <w:tcPr>
            <w:tcW w:w="1431" w:type="dxa"/>
          </w:tcPr>
          <w:p w:rsidR="00791C76" w:rsidRDefault="00791C76">
            <w:r>
              <w:t>Voice Over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 w:rsidP="00043034">
            <w:r>
              <w:t>1</w:t>
            </w:r>
          </w:p>
        </w:tc>
        <w:tc>
          <w:tcPr>
            <w:tcW w:w="4415" w:type="dxa"/>
          </w:tcPr>
          <w:p w:rsidR="00BC5D97" w:rsidRDefault="00BC5D97" w:rsidP="00043034">
            <w:r>
              <w:t>Medtronic splash screen</w:t>
            </w:r>
          </w:p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/>
        </w:tc>
      </w:tr>
      <w:tr w:rsidR="00BC5D97" w:rsidTr="00A90897">
        <w:tc>
          <w:tcPr>
            <w:tcW w:w="440" w:type="dxa"/>
          </w:tcPr>
          <w:p w:rsidR="00BC5D97" w:rsidRDefault="00BC5D97" w:rsidP="00043034">
            <w:r>
              <w:t>2</w:t>
            </w:r>
          </w:p>
        </w:tc>
        <w:tc>
          <w:tcPr>
            <w:tcW w:w="4415" w:type="dxa"/>
          </w:tcPr>
          <w:p w:rsidR="00BC5D97" w:rsidRDefault="009840B9" w:rsidP="00043034">
            <w:r>
              <w:rPr>
                <w:noProof/>
              </w:rPr>
              <w:drawing>
                <wp:inline distT="0" distB="0" distL="0" distR="0" wp14:anchorId="5D3C7736" wp14:editId="73B6390B">
                  <wp:extent cx="2322178" cy="1308100"/>
                  <wp:effectExtent l="0" t="0" r="2540" b="6350"/>
                  <wp:docPr id="11" name="Picture 1" descr="Slide2 (0_00_06_2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lide2 (0_00_06_2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8" cy="131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5998" w:rsidRDefault="008D5998" w:rsidP="00043034">
            <w:r w:rsidRPr="008D5998">
              <w:rPr>
                <w:highlight w:val="yellow"/>
              </w:rPr>
              <w:t>Add a black cable to the top of the dock that goes off the top of the page.</w:t>
            </w:r>
          </w:p>
          <w:p w:rsidR="008D5998" w:rsidRDefault="008D5998" w:rsidP="00043034"/>
          <w:p w:rsidR="008D5998" w:rsidRDefault="008D5998" w:rsidP="00043034">
            <w:r w:rsidRPr="008D5998">
              <w:rPr>
                <w:highlight w:val="yellow"/>
              </w:rPr>
              <w:t>Make shape of bottom clam shell more accurate to device shape</w:t>
            </w:r>
            <w:r>
              <w:t>.</w:t>
            </w:r>
          </w:p>
          <w:p w:rsidR="008D5998" w:rsidRDefault="008D5998" w:rsidP="00043034">
            <w:r>
              <w:rPr>
                <w:noProof/>
              </w:rPr>
              <w:drawing>
                <wp:inline distT="0" distB="0" distL="0" distR="0">
                  <wp:extent cx="2366566" cy="4207229"/>
                  <wp:effectExtent l="0" t="0" r="0" b="3175"/>
                  <wp:docPr id="2" name="Picture 2" descr="C:\Users\Chris\Downloads\IMG_20160826_0934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Chris\Downloads\IMG_20160826_0934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271" cy="4217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5998" w:rsidRDefault="008D5998" w:rsidP="00043034"/>
          <w:p w:rsidR="008D5998" w:rsidRDefault="008D5998" w:rsidP="00043034">
            <w:r w:rsidRPr="008D5998">
              <w:rPr>
                <w:highlight w:val="yellow"/>
              </w:rPr>
              <w:t>Start with the recorder (clam shell) docked. We will show a solid green light to indicate recorder is fully charged.  Recorder will then slide off dock.  Green light turns off when disconnected from dock.</w:t>
            </w:r>
          </w:p>
        </w:tc>
        <w:tc>
          <w:tcPr>
            <w:tcW w:w="1898" w:type="dxa"/>
          </w:tcPr>
          <w:p w:rsidR="00BC5D97" w:rsidRDefault="000C6847" w:rsidP="000C6847">
            <w:r>
              <w:t>Charged and r</w:t>
            </w:r>
            <w:r w:rsidR="00A90897">
              <w:t>eady for insertion.</w:t>
            </w:r>
          </w:p>
        </w:tc>
        <w:tc>
          <w:tcPr>
            <w:tcW w:w="1277" w:type="dxa"/>
          </w:tcPr>
          <w:p w:rsidR="00BC5D97" w:rsidRDefault="00BC5D97" w:rsidP="00A90897">
            <w:r>
              <w:t xml:space="preserve">Show recorder </w:t>
            </w:r>
            <w:r w:rsidR="00A90897">
              <w:t>on</w:t>
            </w:r>
            <w:r>
              <w:t xml:space="preserve"> the docking station</w:t>
            </w:r>
            <w:r w:rsidR="00A90897">
              <w:t>, then slide off.  Need to show appropriate lights flashing. (MDT to film and send to RD).</w:t>
            </w:r>
          </w:p>
        </w:tc>
        <w:tc>
          <w:tcPr>
            <w:tcW w:w="1431" w:type="dxa"/>
          </w:tcPr>
          <w:p w:rsidR="00BC5D97" w:rsidRDefault="00BC5D97" w:rsidP="00BC5D97">
            <w:r>
              <w:t xml:space="preserve">Once you have set up </w:t>
            </w:r>
            <w:r w:rsidR="00A90897">
              <w:t xml:space="preserve">and charged </w:t>
            </w:r>
            <w:r>
              <w:t>your recorder</w:t>
            </w:r>
            <w:r w:rsidR="00A90897">
              <w:t>…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lastRenderedPageBreak/>
              <w:t>3</w:t>
            </w:r>
          </w:p>
        </w:tc>
        <w:tc>
          <w:tcPr>
            <w:tcW w:w="4415" w:type="dxa"/>
          </w:tcPr>
          <w:p w:rsidR="00BC5D97" w:rsidRDefault="009840B9">
            <w:r>
              <w:rPr>
                <w:noProof/>
              </w:rPr>
              <w:drawing>
                <wp:inline distT="0" distB="0" distL="0" distR="0" wp14:anchorId="30B74073" wp14:editId="01305386">
                  <wp:extent cx="2330715" cy="1314450"/>
                  <wp:effectExtent l="0" t="0" r="0" b="0"/>
                  <wp:docPr id="10" name="Picture 2" descr="Slide1 (0_00_06_22)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lide1 (0_00_06_22)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321" cy="1316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5998" w:rsidRDefault="008D5998"/>
          <w:p w:rsidR="008D5998" w:rsidRPr="008D5998" w:rsidRDefault="008D5998" w:rsidP="008D5998">
            <w:pPr>
              <w:pStyle w:val="ListParagraph"/>
              <w:numPr>
                <w:ilvl w:val="0"/>
                <w:numId w:val="1"/>
              </w:numPr>
              <w:rPr>
                <w:highlight w:val="red"/>
              </w:rPr>
            </w:pPr>
            <w:r w:rsidRPr="008D5998">
              <w:rPr>
                <w:highlight w:val="red"/>
              </w:rPr>
              <w:t xml:space="preserve">Use </w:t>
            </w:r>
            <w:proofErr w:type="spellStart"/>
            <w:r w:rsidRPr="008D5998">
              <w:rPr>
                <w:highlight w:val="red"/>
              </w:rPr>
              <w:t>iPro</w:t>
            </w:r>
            <w:proofErr w:type="spellEnd"/>
            <w:r w:rsidRPr="008D5998">
              <w:rPr>
                <w:highlight w:val="red"/>
              </w:rPr>
              <w:t xml:space="preserve"> </w:t>
            </w:r>
            <w:proofErr w:type="spellStart"/>
            <w:r>
              <w:rPr>
                <w:highlight w:val="red"/>
              </w:rPr>
              <w:t>CareLink</w:t>
            </w:r>
            <w:proofErr w:type="spellEnd"/>
            <w:r>
              <w:rPr>
                <w:highlight w:val="red"/>
              </w:rPr>
              <w:t xml:space="preserve"> </w:t>
            </w:r>
            <w:r w:rsidRPr="008D5998">
              <w:rPr>
                <w:highlight w:val="red"/>
              </w:rPr>
              <w:t>software for screen</w:t>
            </w:r>
          </w:p>
          <w:p w:rsidR="008D5998" w:rsidRDefault="008D5998" w:rsidP="008D5998">
            <w:pPr>
              <w:pStyle w:val="ListParagraph"/>
              <w:numPr>
                <w:ilvl w:val="0"/>
                <w:numId w:val="1"/>
              </w:numPr>
            </w:pPr>
            <w:r w:rsidRPr="008D5998">
              <w:rPr>
                <w:highlight w:val="yellow"/>
              </w:rPr>
              <w:t>Show black cable plugged into side of laptop</w:t>
            </w:r>
          </w:p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A90897" w:rsidP="00A90897">
            <w:r>
              <w:t xml:space="preserve">Show the computer with the </w:t>
            </w:r>
            <w:proofErr w:type="spellStart"/>
            <w:r>
              <w:t>C</w:t>
            </w:r>
            <w:r w:rsidR="00BC5D97">
              <w:t>are</w:t>
            </w:r>
            <w:r>
              <w:t>L</w:t>
            </w:r>
            <w:r w:rsidR="00BC5D97">
              <w:t>ink</w:t>
            </w:r>
            <w:proofErr w:type="spellEnd"/>
            <w:r w:rsidR="00BC5D97">
              <w:t xml:space="preserve"> page</w:t>
            </w:r>
            <w:r>
              <w:t xml:space="preserve"> (MDT to send </w:t>
            </w:r>
            <w:proofErr w:type="spellStart"/>
            <w:r>
              <w:t>iPro</w:t>
            </w:r>
            <w:proofErr w:type="spellEnd"/>
            <w:r>
              <w:t xml:space="preserve"> </w:t>
            </w:r>
            <w:proofErr w:type="spellStart"/>
            <w:r>
              <w:t>CareLink</w:t>
            </w:r>
            <w:proofErr w:type="spellEnd"/>
            <w:r>
              <w:t xml:space="preserve"> image).</w:t>
            </w:r>
          </w:p>
        </w:tc>
        <w:tc>
          <w:tcPr>
            <w:tcW w:w="1431" w:type="dxa"/>
          </w:tcPr>
          <w:p w:rsidR="00BC5D97" w:rsidRDefault="00A90897">
            <w:r>
              <w:t>…a</w:t>
            </w:r>
            <w:r w:rsidR="00BC5D97">
              <w:t xml:space="preserve">nd registered your clinic in </w:t>
            </w:r>
            <w:proofErr w:type="spellStart"/>
            <w:r w:rsidR="00BC5D97">
              <w:t>CareLink</w:t>
            </w:r>
            <w:proofErr w:type="spellEnd"/>
            <w:r w:rsidR="00BC5D97">
              <w:t xml:space="preserve"> </w:t>
            </w:r>
            <w:proofErr w:type="spellStart"/>
            <w:r w:rsidR="00BC5D97">
              <w:t>iPro</w:t>
            </w:r>
            <w:proofErr w:type="spellEnd"/>
            <w:r w:rsidR="00BC5D97">
              <w:t xml:space="preserve"> Software</w:t>
            </w:r>
            <w:r>
              <w:t>…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4</w:t>
            </w:r>
          </w:p>
        </w:tc>
        <w:tc>
          <w:tcPr>
            <w:tcW w:w="4415" w:type="dxa"/>
          </w:tcPr>
          <w:p w:rsidR="00BC5D97" w:rsidRDefault="00BC5D97"/>
          <w:p w:rsidR="00372EAF" w:rsidRDefault="008D5998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1.5pt;height:102pt">
                  <v:imagedata r:id="rId9" o:title="Slide3 (0_00_06_22) (1)"/>
                </v:shape>
              </w:pict>
            </w:r>
          </w:p>
          <w:p w:rsidR="00BC5D97" w:rsidRPr="00CD2FE3" w:rsidRDefault="008D5998" w:rsidP="008D5998">
            <w:pPr>
              <w:pStyle w:val="ListParagraph"/>
              <w:numPr>
                <w:ilvl w:val="0"/>
                <w:numId w:val="2"/>
              </w:numPr>
              <w:rPr>
                <w:highlight w:val="yellow"/>
              </w:rPr>
            </w:pPr>
            <w:r w:rsidRPr="00CD2FE3">
              <w:rPr>
                <w:highlight w:val="yellow"/>
              </w:rPr>
              <w:t xml:space="preserve">We do not need to show 6 tiles now.  We have changed how this will look </w:t>
            </w:r>
          </w:p>
          <w:p w:rsidR="008D5998" w:rsidRDefault="008D5998" w:rsidP="008D5998">
            <w:pPr>
              <w:pStyle w:val="ListParagraph"/>
              <w:numPr>
                <w:ilvl w:val="0"/>
                <w:numId w:val="2"/>
              </w:numPr>
            </w:pPr>
            <w:r w:rsidRPr="00CD2FE3">
              <w:rPr>
                <w:highlight w:val="yellow"/>
              </w:rPr>
              <w:t xml:space="preserve">We still want the right portion of the screen to be tiles.  They do not need a specific number but </w:t>
            </w:r>
            <w:r w:rsidR="00CD2FE3" w:rsidRPr="00CD2FE3">
              <w:rPr>
                <w:highlight w:val="yellow"/>
              </w:rPr>
              <w:t>should NOT be even.</w:t>
            </w:r>
          </w:p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>
            <w:r>
              <w:t>Screen transitions to 6 tiles to show 6 steps. (not nine)</w:t>
            </w:r>
          </w:p>
        </w:tc>
        <w:tc>
          <w:tcPr>
            <w:tcW w:w="1431" w:type="dxa"/>
          </w:tcPr>
          <w:p w:rsidR="00BC5D97" w:rsidRDefault="00A90897" w:rsidP="00A90897">
            <w:r>
              <w:t xml:space="preserve">Now let’s go through the iPro2 steps 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5</w:t>
            </w:r>
          </w:p>
        </w:tc>
        <w:tc>
          <w:tcPr>
            <w:tcW w:w="4415" w:type="dxa"/>
          </w:tcPr>
          <w:p w:rsidR="00BC5D97" w:rsidRDefault="00C07B97">
            <w:r>
              <w:t xml:space="preserve">Tiles turn over to expose screen shot of each of the 6 steps.  Each step zooms into entirety of screen and shows on screen text.  After </w:t>
            </w:r>
            <w:proofErr w:type="gramStart"/>
            <w:r>
              <w:t>all</w:t>
            </w:r>
            <w:proofErr w:type="gramEnd"/>
            <w:r>
              <w:t xml:space="preserve"> 6 steps are highlighted the screen transitions to the next scene.</w:t>
            </w:r>
          </w:p>
          <w:p w:rsidR="00CD2FE3" w:rsidRPr="00CD2FE3" w:rsidRDefault="00CD2FE3" w:rsidP="00CD2FE3">
            <w:pPr>
              <w:pStyle w:val="ListParagraph"/>
              <w:numPr>
                <w:ilvl w:val="0"/>
                <w:numId w:val="3"/>
              </w:numPr>
              <w:rPr>
                <w:highlight w:val="yellow"/>
              </w:rPr>
            </w:pPr>
            <w:r w:rsidRPr="00CD2FE3">
              <w:rPr>
                <w:highlight w:val="yellow"/>
              </w:rPr>
              <w:t>This step has changed.  No more showing the steps first.  We will jump right into it.</w:t>
            </w:r>
          </w:p>
          <w:p w:rsidR="00CD2FE3" w:rsidRDefault="00CD2FE3" w:rsidP="00CD2FE3">
            <w:pPr>
              <w:pStyle w:val="ListParagraph"/>
              <w:numPr>
                <w:ilvl w:val="0"/>
                <w:numId w:val="3"/>
              </w:numPr>
            </w:pPr>
            <w:r w:rsidRPr="00CD2FE3">
              <w:rPr>
                <w:highlight w:val="yellow"/>
              </w:rPr>
              <w:t>We want this to appear as three steps though, not six.  Will explain more on call.</w:t>
            </w:r>
          </w:p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/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6</w:t>
            </w:r>
          </w:p>
        </w:tc>
        <w:tc>
          <w:tcPr>
            <w:tcW w:w="4415" w:type="dxa"/>
          </w:tcPr>
          <w:p w:rsidR="00BC5D97" w:rsidRDefault="009840B9">
            <w:r>
              <w:rPr>
                <w:noProof/>
              </w:rPr>
              <w:drawing>
                <wp:inline distT="0" distB="0" distL="0" distR="0" wp14:anchorId="3BE39D79" wp14:editId="261D0493">
                  <wp:extent cx="2323685" cy="1301750"/>
                  <wp:effectExtent l="0" t="0" r="635" b="0"/>
                  <wp:docPr id="4" name="Picture 4" descr="Slide4 (0_00_06_2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lide4 (0_00_06_2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40" cy="1307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26AC" w:rsidRPr="00CD2FE3" w:rsidRDefault="002726AC" w:rsidP="00CD2FE3">
            <w:pPr>
              <w:pStyle w:val="ListParagraph"/>
              <w:numPr>
                <w:ilvl w:val="0"/>
                <w:numId w:val="4"/>
              </w:numPr>
              <w:rPr>
                <w:highlight w:val="yellow"/>
              </w:rPr>
            </w:pPr>
            <w:r w:rsidRPr="00CD2FE3">
              <w:rPr>
                <w:highlight w:val="yellow"/>
              </w:rPr>
              <w:t xml:space="preserve">REMOVE CGM PROFESSIONAL </w:t>
            </w:r>
          </w:p>
          <w:p w:rsidR="002726AC" w:rsidRDefault="002726AC">
            <w:r w:rsidRPr="00CD2FE3">
              <w:rPr>
                <w:highlight w:val="yellow"/>
              </w:rPr>
              <w:t>CHANGE TO “IN EXAM ROOM” SETTING</w:t>
            </w:r>
          </w:p>
          <w:p w:rsidR="002726AC" w:rsidRDefault="002726AC">
            <w:r w:rsidRPr="00CD2FE3">
              <w:rPr>
                <w:highlight w:val="yellow"/>
              </w:rPr>
              <w:lastRenderedPageBreak/>
              <w:t>BROCHURE WITH IPRO IMAGE</w:t>
            </w:r>
            <w:r>
              <w:t xml:space="preserve"> </w:t>
            </w:r>
          </w:p>
          <w:p w:rsidR="00CD2FE3" w:rsidRPr="00655885" w:rsidRDefault="00CD2FE3" w:rsidP="00CD2FE3">
            <w:pPr>
              <w:pStyle w:val="ListParagraph"/>
              <w:numPr>
                <w:ilvl w:val="0"/>
                <w:numId w:val="4"/>
              </w:numPr>
              <w:rPr>
                <w:highlight w:val="yellow"/>
              </w:rPr>
            </w:pPr>
            <w:r w:rsidRPr="00655885">
              <w:rPr>
                <w:highlight w:val="yellow"/>
              </w:rPr>
              <w:t xml:space="preserve">Change setting to exam room.  See </w:t>
            </w:r>
            <w:r w:rsidR="00655885" w:rsidRPr="00655885">
              <w:rPr>
                <w:highlight w:val="yellow"/>
              </w:rPr>
              <w:t xml:space="preserve">example </w:t>
            </w:r>
            <w:r w:rsidRPr="00655885">
              <w:rPr>
                <w:highlight w:val="yellow"/>
              </w:rPr>
              <w:t>image</w:t>
            </w:r>
          </w:p>
          <w:p w:rsidR="00CD2FE3" w:rsidRDefault="00655885" w:rsidP="00CD2FE3">
            <w:r>
              <w:rPr>
                <w:noProof/>
              </w:rPr>
              <w:drawing>
                <wp:inline distT="0" distB="0" distL="0" distR="0">
                  <wp:extent cx="2298279" cy="1294009"/>
                  <wp:effectExtent l="0" t="0" r="6985" b="1905"/>
                  <wp:docPr id="12" name="Picture 12" descr="C:\Users\Chris\Downloads\image001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hris\Downloads\image001 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134" cy="1300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>
            <w:r>
              <w:t>The first tile flips over and shows step 1</w:t>
            </w:r>
          </w:p>
          <w:p w:rsidR="00A90897" w:rsidRDefault="00A90897">
            <w:r>
              <w:t>(change to an exam room).</w:t>
            </w:r>
          </w:p>
        </w:tc>
        <w:tc>
          <w:tcPr>
            <w:tcW w:w="1431" w:type="dxa"/>
          </w:tcPr>
          <w:p w:rsidR="00BC5D97" w:rsidRDefault="00A90897">
            <w:r>
              <w:t>I</w:t>
            </w:r>
            <w:r w:rsidR="00BC5D97">
              <w:t>dentify which patients will benefit from iPro2 CGM and explain the evaluation process.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7</w:t>
            </w:r>
          </w:p>
        </w:tc>
        <w:tc>
          <w:tcPr>
            <w:tcW w:w="4415" w:type="dxa"/>
          </w:tcPr>
          <w:p w:rsidR="00BC5D97" w:rsidRDefault="00BC5D97">
            <w:r>
              <w:t>Need imagery from 3D</w:t>
            </w:r>
          </w:p>
        </w:tc>
        <w:tc>
          <w:tcPr>
            <w:tcW w:w="1898" w:type="dxa"/>
          </w:tcPr>
          <w:p w:rsidR="00BC5D97" w:rsidRDefault="00BC5D97">
            <w:r>
              <w:t>Insert sensor</w:t>
            </w:r>
          </w:p>
          <w:p w:rsidR="00BC5D97" w:rsidRDefault="00BC5D97"/>
          <w:p w:rsidR="00BC5D97" w:rsidRDefault="00BC5D97">
            <w:r>
              <w:t>Attach recorder</w:t>
            </w:r>
          </w:p>
        </w:tc>
        <w:tc>
          <w:tcPr>
            <w:tcW w:w="1277" w:type="dxa"/>
          </w:tcPr>
          <w:p w:rsidR="00BC5D97" w:rsidRDefault="00BC5D97" w:rsidP="00BC5D97">
            <w:r>
              <w:t xml:space="preserve"> </w:t>
            </w:r>
          </w:p>
        </w:tc>
        <w:tc>
          <w:tcPr>
            <w:tcW w:w="1431" w:type="dxa"/>
          </w:tcPr>
          <w:p w:rsidR="00BC5D97" w:rsidRDefault="00BC5D97" w:rsidP="00A90897">
            <w:r>
              <w:t xml:space="preserve">…to place an iPro2 simply insert </w:t>
            </w:r>
            <w:r w:rsidR="00A90897">
              <w:t>the</w:t>
            </w:r>
            <w:r>
              <w:t xml:space="preserve"> sensor, and attach the iPro2 recorder.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8</w:t>
            </w:r>
          </w:p>
        </w:tc>
        <w:tc>
          <w:tcPr>
            <w:tcW w:w="4415" w:type="dxa"/>
          </w:tcPr>
          <w:p w:rsidR="00BC5D97" w:rsidRDefault="009840B9">
            <w:r>
              <w:rPr>
                <w:noProof/>
              </w:rPr>
              <w:drawing>
                <wp:inline distT="0" distB="0" distL="0" distR="0" wp14:anchorId="4245382B" wp14:editId="7488AF5F">
                  <wp:extent cx="2414010" cy="1365250"/>
                  <wp:effectExtent l="0" t="0" r="5715" b="6350"/>
                  <wp:docPr id="5" name="Picture 5" descr="Slide6a (0_00_00_2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lide6a (0_00_00_2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120" cy="1367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5D97" w:rsidRDefault="009840B9">
            <w:r>
              <w:rPr>
                <w:noProof/>
              </w:rPr>
              <w:drawing>
                <wp:inline distT="0" distB="0" distL="0" distR="0" wp14:anchorId="3ABCC2FA" wp14:editId="7690C736">
                  <wp:extent cx="2386034" cy="1339850"/>
                  <wp:effectExtent l="0" t="0" r="0" b="0"/>
                  <wp:docPr id="6" name="Picture 6" descr="Slide6 (0_00_00_2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lide6 (0_00_00_2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335" cy="134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5D97" w:rsidRPr="00CD2FE3" w:rsidRDefault="002726AC" w:rsidP="00CD2FE3">
            <w:pPr>
              <w:pStyle w:val="ListParagraph"/>
              <w:numPr>
                <w:ilvl w:val="0"/>
                <w:numId w:val="4"/>
              </w:numPr>
              <w:rPr>
                <w:highlight w:val="yellow"/>
              </w:rPr>
            </w:pPr>
            <w:r w:rsidRPr="00CD2FE3">
              <w:rPr>
                <w:highlight w:val="yellow"/>
              </w:rPr>
              <w:t xml:space="preserve">THIRD ACTIVITY: EATING </w:t>
            </w:r>
          </w:p>
          <w:p w:rsidR="00CD2FE3" w:rsidRDefault="00CD2FE3" w:rsidP="00CD2FE3">
            <w:pPr>
              <w:pStyle w:val="ListParagraph"/>
              <w:numPr>
                <w:ilvl w:val="0"/>
                <w:numId w:val="4"/>
              </w:numPr>
            </w:pPr>
            <w:r w:rsidRPr="00CD2FE3">
              <w:rPr>
                <w:highlight w:val="yellow"/>
              </w:rPr>
              <w:t>Female patient needs to be “Chubbier” and older, 50’s</w:t>
            </w:r>
          </w:p>
        </w:tc>
        <w:tc>
          <w:tcPr>
            <w:tcW w:w="1898" w:type="dxa"/>
          </w:tcPr>
          <w:p w:rsidR="00BC5D97" w:rsidRDefault="00BC5D97">
            <w:r>
              <w:t>Live life as normal.</w:t>
            </w:r>
          </w:p>
          <w:p w:rsidR="00BC5D97" w:rsidRDefault="00BC5D97"/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 w:rsidP="002505D7">
            <w:r>
              <w:t xml:space="preserve">The patient will be evaluated for up to 6 days and during this time they will record their </w:t>
            </w:r>
            <w:r w:rsidR="002505D7">
              <w:t>events</w:t>
            </w:r>
            <w:r>
              <w:t xml:space="preserve"> such as, blood sugars, meals, treatment and exercise.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9</w:t>
            </w:r>
          </w:p>
        </w:tc>
        <w:tc>
          <w:tcPr>
            <w:tcW w:w="4415" w:type="dxa"/>
          </w:tcPr>
          <w:p w:rsidR="00BC5D97" w:rsidRDefault="00BC5D97"/>
          <w:p w:rsidR="00372EAF" w:rsidRDefault="008D5998">
            <w:r>
              <w:pict>
                <v:shape id="_x0000_i1026" type="#_x0000_t75" style="width:183pt;height:103pt">
                  <v:imagedata r:id="rId14" o:title="Slide7 (0_00_00_00) (1)"/>
                </v:shape>
              </w:pict>
            </w:r>
          </w:p>
          <w:p w:rsidR="00BC5D97" w:rsidRDefault="00BC5D97"/>
        </w:tc>
        <w:tc>
          <w:tcPr>
            <w:tcW w:w="1898" w:type="dxa"/>
          </w:tcPr>
          <w:p w:rsidR="002505D7" w:rsidRDefault="002505D7" w:rsidP="002505D7">
            <w:r>
              <w:t>Event Logging</w:t>
            </w:r>
          </w:p>
          <w:p w:rsidR="002505D7" w:rsidRDefault="002505D7" w:rsidP="002505D7">
            <w:r>
              <w:t>-Paper sheet</w:t>
            </w:r>
          </w:p>
          <w:p w:rsidR="00BC5D97" w:rsidRDefault="002505D7" w:rsidP="002505D7">
            <w:r>
              <w:t>-iPro</w:t>
            </w:r>
            <w:r w:rsidR="002F67BE">
              <w:t>®</w:t>
            </w:r>
            <w:r>
              <w:t xml:space="preserve">2 </w:t>
            </w:r>
            <w:proofErr w:type="spellStart"/>
            <w:r>
              <w:t>myLog</w:t>
            </w:r>
            <w:proofErr w:type="spellEnd"/>
            <w:r>
              <w:t xml:space="preserve"> App</w:t>
            </w:r>
          </w:p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>
            <w:r>
              <w:t xml:space="preserve">This can be done either on a paper </w:t>
            </w:r>
            <w:proofErr w:type="spellStart"/>
            <w:r>
              <w:t>logsheet</w:t>
            </w:r>
            <w:proofErr w:type="spellEnd"/>
            <w:r>
              <w:t xml:space="preserve">, or using the iPro2 </w:t>
            </w:r>
            <w:proofErr w:type="spellStart"/>
            <w:r>
              <w:t>myLog</w:t>
            </w:r>
            <w:proofErr w:type="spellEnd"/>
            <w:r>
              <w:t xml:space="preserve"> app.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 w:rsidP="00311A25">
            <w:r>
              <w:t>10</w:t>
            </w:r>
          </w:p>
        </w:tc>
        <w:tc>
          <w:tcPr>
            <w:tcW w:w="4415" w:type="dxa"/>
          </w:tcPr>
          <w:p w:rsidR="00BC5D97" w:rsidRDefault="00BC5D97">
            <w:r>
              <w:t xml:space="preserve">Show device (sensor and recorder) if possible </w:t>
            </w:r>
            <w:r>
              <w:lastRenderedPageBreak/>
              <w:t>a patient returning it. – need to create illustration image</w:t>
            </w:r>
          </w:p>
        </w:tc>
        <w:tc>
          <w:tcPr>
            <w:tcW w:w="1898" w:type="dxa"/>
          </w:tcPr>
          <w:p w:rsidR="00BC5D97" w:rsidRDefault="00BC5D97">
            <w:r>
              <w:lastRenderedPageBreak/>
              <w:t xml:space="preserve">Patient returns </w:t>
            </w:r>
            <w:r>
              <w:lastRenderedPageBreak/>
              <w:t>device and data is uploaded to generate reports</w:t>
            </w:r>
          </w:p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 w:rsidP="002F67BE">
            <w:r>
              <w:t xml:space="preserve">After the </w:t>
            </w:r>
            <w:r>
              <w:lastRenderedPageBreak/>
              <w:t>evaluation</w:t>
            </w:r>
            <w:r w:rsidR="002F67BE">
              <w:t xml:space="preserve"> the </w:t>
            </w:r>
            <w:r>
              <w:t xml:space="preserve">patient must return the device to the office along with their paper </w:t>
            </w:r>
            <w:proofErr w:type="spellStart"/>
            <w:r>
              <w:t>logsheet</w:t>
            </w:r>
            <w:proofErr w:type="spellEnd"/>
            <w:r>
              <w:t xml:space="preserve"> if applicable.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lastRenderedPageBreak/>
              <w:t>11</w:t>
            </w:r>
          </w:p>
        </w:tc>
        <w:tc>
          <w:tcPr>
            <w:tcW w:w="4415" w:type="dxa"/>
          </w:tcPr>
          <w:p w:rsidR="00BC5D97" w:rsidRDefault="00BC5D97">
            <w:del w:id="0" w:author="Baker, Maribel" w:date="2016-08-16T10:39:00Z">
              <w:r w:rsidDel="00831309">
                <w:rPr>
                  <w:noProof/>
                </w:rPr>
                <w:drawing>
                  <wp:inline distT="0" distB="0" distL="0" distR="0" wp14:anchorId="482D55A9" wp14:editId="0E3C0805">
                    <wp:extent cx="2425857" cy="1365250"/>
                    <wp:effectExtent l="0" t="0" r="0" b="6350"/>
                    <wp:docPr id="7" name="Picture 7" descr="C:\Users\Chris\AppData\Local\Microsoft\Windows\INetCacheContent.Word\Slide2 (0_00_06_22)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75" descr="C:\Users\Chris\AppData\Local\Microsoft\Windows\INetCacheContent.Word\Slide2 (0_00_06_22)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30613" cy="13679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:rsidR="00372EAF" w:rsidRDefault="008D5998">
            <w:r>
              <w:pict>
                <v:shape id="_x0000_i1027" type="#_x0000_t75" style="width:191.5pt;height:107.5pt">
                  <v:imagedata r:id="rId16" o:title="Slide11 (0_00_00_23)"/>
                </v:shape>
              </w:pict>
            </w:r>
          </w:p>
          <w:p w:rsidR="00BC5D97" w:rsidRDefault="00BC5D97"/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>
            <w:r>
              <w:t>Motion of uploading a recorder into the doc</w:t>
            </w:r>
            <w:r w:rsidR="002F67BE">
              <w:t xml:space="preserve"> and next to the computer</w:t>
            </w:r>
          </w:p>
        </w:tc>
        <w:tc>
          <w:tcPr>
            <w:tcW w:w="1431" w:type="dxa"/>
          </w:tcPr>
          <w:p w:rsidR="00BC5D97" w:rsidRDefault="00BC5D97" w:rsidP="002F67BE">
            <w:r>
              <w:t xml:space="preserve">Clean and upload the recorder into the </w:t>
            </w:r>
            <w:proofErr w:type="spellStart"/>
            <w:r w:rsidR="002F67BE">
              <w:t>Carelink</w:t>
            </w:r>
            <w:proofErr w:type="spellEnd"/>
            <w:r w:rsidR="002F67BE">
              <w:t xml:space="preserve"> software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12</w:t>
            </w:r>
          </w:p>
        </w:tc>
        <w:tc>
          <w:tcPr>
            <w:tcW w:w="4415" w:type="dxa"/>
          </w:tcPr>
          <w:p w:rsidR="00BC5D97" w:rsidRDefault="009840B9">
            <w:r>
              <w:rPr>
                <w:noProof/>
              </w:rPr>
              <w:drawing>
                <wp:inline distT="0" distB="0" distL="0" distR="0" wp14:anchorId="749F4401" wp14:editId="1D00D360">
                  <wp:extent cx="2393950" cy="1358900"/>
                  <wp:effectExtent l="0" t="0" r="6350" b="0"/>
                  <wp:docPr id="8" name="Picture 8" descr="Slide8 (0_00_00_2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lide8 (0_00_00_2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>
            <w:r>
              <w:t xml:space="preserve">If the patient used the app, the logged events will automatically transfer into </w:t>
            </w:r>
            <w:proofErr w:type="spellStart"/>
            <w:r>
              <w:t>CareLink</w:t>
            </w:r>
            <w:proofErr w:type="spellEnd"/>
            <w:r>
              <w:t xml:space="preserve"> </w:t>
            </w:r>
            <w:proofErr w:type="spellStart"/>
            <w:r>
              <w:t>iPro</w:t>
            </w:r>
            <w:proofErr w:type="spellEnd"/>
            <w:r>
              <w:t xml:space="preserve"> software and will be displayed in the report.  If not, then transcribe the events from their </w:t>
            </w:r>
            <w:proofErr w:type="spellStart"/>
            <w:r>
              <w:t>logsheet</w:t>
            </w:r>
            <w:proofErr w:type="spellEnd"/>
            <w:r>
              <w:t>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t>13</w:t>
            </w:r>
          </w:p>
        </w:tc>
        <w:tc>
          <w:tcPr>
            <w:tcW w:w="4415" w:type="dxa"/>
          </w:tcPr>
          <w:p w:rsidR="00C07B97" w:rsidRDefault="00C07B97"/>
          <w:p w:rsidR="00BC5D97" w:rsidRDefault="000E7C59" w:rsidP="00C07B97">
            <w:r>
              <w:t>Sample sketch (not attractive</w:t>
            </w:r>
            <w:r w:rsidR="00372EAF">
              <w:t xml:space="preserve">) </w:t>
            </w:r>
            <w:bookmarkStart w:id="1" w:name="_GoBack"/>
            <w:bookmarkEnd w:id="1"/>
            <w:r w:rsidR="008D5998">
              <w:lastRenderedPageBreak/>
              <w:pict>
                <v:shape id="_x0000_i1028" type="#_x0000_t75" style="width:176.5pt;height:133pt">
                  <v:imagedata r:id="rId18" o:title="IMG_0324"/>
                </v:shape>
              </w:pict>
            </w:r>
          </w:p>
          <w:p w:rsidR="00124FB5" w:rsidRPr="00655885" w:rsidRDefault="00655885" w:rsidP="00655885">
            <w:pPr>
              <w:pStyle w:val="ListParagraph"/>
              <w:numPr>
                <w:ilvl w:val="0"/>
                <w:numId w:val="5"/>
              </w:numPr>
              <w:rPr>
                <w:highlight w:val="yellow"/>
              </w:rPr>
            </w:pPr>
            <w:r w:rsidRPr="00655885">
              <w:rPr>
                <w:highlight w:val="yellow"/>
              </w:rPr>
              <w:t>SCREEN SHOWING A REPORT AND THEN A PAPER WITH A REPORT IN BETWEEN THEM TO DISCUSS – CHARACTERS FACING EACH OTHER</w:t>
            </w:r>
          </w:p>
          <w:p w:rsidR="002F67BE" w:rsidRDefault="002F67BE" w:rsidP="00C07B97"/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>
            <w:r>
              <w:t xml:space="preserve">Review the reports generated and make the desired </w:t>
            </w:r>
            <w:r>
              <w:lastRenderedPageBreak/>
              <w:t>changes to your patient’s therapy regimen.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>
            <w:r>
              <w:lastRenderedPageBreak/>
              <w:t>14</w:t>
            </w:r>
          </w:p>
        </w:tc>
        <w:tc>
          <w:tcPr>
            <w:tcW w:w="4415" w:type="dxa"/>
          </w:tcPr>
          <w:p w:rsidR="00BC5D97" w:rsidRDefault="00BC5D97">
            <w:r>
              <w:t>Need to create illustrated images.</w:t>
            </w:r>
          </w:p>
          <w:p w:rsidR="00BC5D97" w:rsidRDefault="00BC5D97">
            <w:r>
              <w:rPr>
                <w:noProof/>
              </w:rPr>
              <w:drawing>
                <wp:inline distT="0" distB="0" distL="0" distR="0" wp14:anchorId="1289B7DE" wp14:editId="485F7299">
                  <wp:extent cx="2216150" cy="150892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985" cy="150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5D97" w:rsidRDefault="00BC5D97" w:rsidP="00831309">
            <w:r w:rsidRPr="0050781E">
              <w:rPr>
                <w:highlight w:val="yellow"/>
              </w:rPr>
              <w:t>Show before and after iPro2 reports. (IMPROVEMENT</w:t>
            </w:r>
            <w:r>
              <w:rPr>
                <w:highlight w:val="yellow"/>
              </w:rPr>
              <w:t xml:space="preserve"> from PPT slide </w:t>
            </w:r>
            <w:r w:rsidRPr="0050781E">
              <w:rPr>
                <w:highlight w:val="yellow"/>
              </w:rPr>
              <w:t>)</w:t>
            </w:r>
          </w:p>
          <w:p w:rsidR="00372EAF" w:rsidRDefault="00372EAF" w:rsidP="00831309"/>
          <w:p w:rsidR="00372EAF" w:rsidRDefault="00372EAF" w:rsidP="00831309">
            <w:r>
              <w:t>Want to talk about this at visit as well to discuss options and best way to tell MDT story through these slides.</w:t>
            </w:r>
          </w:p>
        </w:tc>
        <w:tc>
          <w:tcPr>
            <w:tcW w:w="1898" w:type="dxa"/>
          </w:tcPr>
          <w:p w:rsidR="00BC5D97" w:rsidRDefault="00BC5D97">
            <w:r>
              <w:t>See slide left for wording graphics and positioning.</w:t>
            </w:r>
          </w:p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>
            <w:r>
              <w:t>Help your patient achieve better glucose control. Use iPro2 CGM to uncover more in less time</w:t>
            </w:r>
          </w:p>
        </w:tc>
      </w:tr>
      <w:tr w:rsidR="00BC5D97" w:rsidTr="00A90897">
        <w:tc>
          <w:tcPr>
            <w:tcW w:w="440" w:type="dxa"/>
          </w:tcPr>
          <w:p w:rsidR="00BC5D97" w:rsidRDefault="00BC5D97"/>
        </w:tc>
        <w:tc>
          <w:tcPr>
            <w:tcW w:w="4415" w:type="dxa"/>
          </w:tcPr>
          <w:p w:rsidR="00BC5D97" w:rsidRDefault="00BC5D97"/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/>
        </w:tc>
      </w:tr>
      <w:tr w:rsidR="00BC5D97" w:rsidTr="00A90897">
        <w:tc>
          <w:tcPr>
            <w:tcW w:w="440" w:type="dxa"/>
          </w:tcPr>
          <w:p w:rsidR="00BC5D97" w:rsidRDefault="00BC5D97"/>
        </w:tc>
        <w:tc>
          <w:tcPr>
            <w:tcW w:w="4415" w:type="dxa"/>
          </w:tcPr>
          <w:p w:rsidR="00BC5D97" w:rsidRDefault="00BC5D97"/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/>
        </w:tc>
      </w:tr>
      <w:tr w:rsidR="00BC5D97" w:rsidTr="00A90897">
        <w:tc>
          <w:tcPr>
            <w:tcW w:w="440" w:type="dxa"/>
          </w:tcPr>
          <w:p w:rsidR="00BC5D97" w:rsidRDefault="00BC5D97"/>
        </w:tc>
        <w:tc>
          <w:tcPr>
            <w:tcW w:w="4415" w:type="dxa"/>
          </w:tcPr>
          <w:p w:rsidR="00BC5D97" w:rsidRDefault="00BC5D97"/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/>
        </w:tc>
      </w:tr>
      <w:tr w:rsidR="00BC5D97" w:rsidTr="00A90897">
        <w:tc>
          <w:tcPr>
            <w:tcW w:w="440" w:type="dxa"/>
          </w:tcPr>
          <w:p w:rsidR="00BC5D97" w:rsidRDefault="00BC5D97"/>
        </w:tc>
        <w:tc>
          <w:tcPr>
            <w:tcW w:w="4415" w:type="dxa"/>
          </w:tcPr>
          <w:p w:rsidR="00BC5D97" w:rsidRDefault="00BC5D97"/>
        </w:tc>
        <w:tc>
          <w:tcPr>
            <w:tcW w:w="1898" w:type="dxa"/>
          </w:tcPr>
          <w:p w:rsidR="00BC5D97" w:rsidRDefault="00BC5D97"/>
        </w:tc>
        <w:tc>
          <w:tcPr>
            <w:tcW w:w="1277" w:type="dxa"/>
          </w:tcPr>
          <w:p w:rsidR="00BC5D97" w:rsidRDefault="00BC5D97"/>
        </w:tc>
        <w:tc>
          <w:tcPr>
            <w:tcW w:w="1431" w:type="dxa"/>
          </w:tcPr>
          <w:p w:rsidR="00BC5D97" w:rsidRDefault="00BC5D97"/>
        </w:tc>
      </w:tr>
    </w:tbl>
    <w:p w:rsidR="0071109A" w:rsidRDefault="0071109A"/>
    <w:sectPr w:rsidR="00711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7105"/>
    <w:multiLevelType w:val="hybridMultilevel"/>
    <w:tmpl w:val="F604A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A30E3"/>
    <w:multiLevelType w:val="hybridMultilevel"/>
    <w:tmpl w:val="88583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96131E"/>
    <w:multiLevelType w:val="hybridMultilevel"/>
    <w:tmpl w:val="C0982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62C96"/>
    <w:multiLevelType w:val="hybridMultilevel"/>
    <w:tmpl w:val="75DC0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6D24A2"/>
    <w:multiLevelType w:val="hybridMultilevel"/>
    <w:tmpl w:val="0D7A4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09A"/>
    <w:rsid w:val="000C6847"/>
    <w:rsid w:val="000E7C59"/>
    <w:rsid w:val="00117F37"/>
    <w:rsid w:val="00124FB5"/>
    <w:rsid w:val="002505D7"/>
    <w:rsid w:val="002726AC"/>
    <w:rsid w:val="002F67BE"/>
    <w:rsid w:val="00311A25"/>
    <w:rsid w:val="00372EAF"/>
    <w:rsid w:val="0043344D"/>
    <w:rsid w:val="0050781E"/>
    <w:rsid w:val="00641121"/>
    <w:rsid w:val="00655885"/>
    <w:rsid w:val="0071109A"/>
    <w:rsid w:val="00753242"/>
    <w:rsid w:val="00791C76"/>
    <w:rsid w:val="00831309"/>
    <w:rsid w:val="008D5998"/>
    <w:rsid w:val="009840B9"/>
    <w:rsid w:val="00A90897"/>
    <w:rsid w:val="00AD0AE5"/>
    <w:rsid w:val="00BC5D97"/>
    <w:rsid w:val="00C07B97"/>
    <w:rsid w:val="00CD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53FA3"/>
  <w15:docId w15:val="{4535148E-E71E-4511-B124-465E3B535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1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07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8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5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89474-B28E-4D65-BF3E-F01EA5222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Medtronic, Inc.</Company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Bybee</dc:creator>
  <cp:lastModifiedBy>Chris Bybee</cp:lastModifiedBy>
  <cp:revision>6</cp:revision>
  <dcterms:created xsi:type="dcterms:W3CDTF">2016-08-24T20:47:00Z</dcterms:created>
  <dcterms:modified xsi:type="dcterms:W3CDTF">2016-08-26T16:13:00Z</dcterms:modified>
</cp:coreProperties>
</file>